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ỨNG DỤNG CÔNG NGHỆ THÔNG TIN</w:t>
      </w:r>
    </w:p>
    <w:p w:rsidR="00000000" w:rsidDel="00000000" w:rsidP="00000000" w:rsidRDefault="00000000" w:rsidRPr="00000000" w14:paraId="0000000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kỷ nguyên 4.0, ứng dụng công nghệ số đã tạo nên một cuộc cách mạng thực sự trong giáo dục, biến việc học trở nên linh hoạt và cá nhân hóa hơn bao giờ hết.</w:t>
      </w:r>
    </w:p>
    <w:p w:rsidR="00000000" w:rsidDel="00000000" w:rsidP="00000000" w:rsidRDefault="00000000" w:rsidRPr="00000000" w14:paraId="0000000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thay đổi đột phá Công nghệ số không chỉ đơn thuần là việc thay sách giấy bằng máy tính bảng, mà là sự thay đổi về phương thức tiếp cận tri thức:</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bỏ rào cản địa lý: Thông qua các nền tảng như Zoom, Google Meet hay Coursera, người học có thể tiếp cận bài giảng từ các giáo sư hàng đầu thế giới ngay tại nhà.</w:t>
      </w:r>
    </w:p>
    <w:p w:rsidR="00000000" w:rsidDel="00000000" w:rsidP="00000000" w:rsidRDefault="00000000" w:rsidRPr="00000000" w14:paraId="0000000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 tàng tri thức khổng lồ: Chỉ với vài cú chạm, học sinh dễ dàng tra cứu tài liệu, xem video minh họa trực quan hoặc thực hành thí nghiệm ảo qua công nghệ VR/AR.</w:t>
      </w:r>
    </w:p>
    <w:p w:rsidR="00000000" w:rsidDel="00000000" w:rsidP="00000000" w:rsidRDefault="00000000" w:rsidRPr="00000000" w14:paraId="0000000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 nhân hóa lộ trình: Các phần mềm tích hợp trí tuệ nhân tạo (AI) giúp nhận diện điểm mạnh, điểm yếu của từng cá nhân để đưa ra bài tập phù hợp, giúp việc tự học trở nên hiệu quả hơn.</w:t>
      </w:r>
    </w:p>
    <w:p w:rsidR="00000000" w:rsidDel="00000000" w:rsidP="00000000" w:rsidRDefault="00000000" w:rsidRPr="00000000" w14:paraId="0000000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luận Tuy nhiên, công nghệ chỉ là công cụ; điều quan trọng nhất vẫn là ý thức tự giác và khả năng lọc thông tin của người học. Nếu biết tận dụng đúng cách, công nghệ </w:t>
      </w:r>
    </w:p>
    <w:p w:rsidR="00000000" w:rsidDel="00000000" w:rsidP="00000000" w:rsidRDefault="00000000" w:rsidRPr="00000000" w14:paraId="0000000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số chính là "đòn bẩy" giúp chúng ta làm chủ tri thức trong thời đại mới.</w:t>
      </w:r>
    </w:p>
    <w:p w:rsidR="00000000" w:rsidDel="00000000" w:rsidP="00000000" w:rsidRDefault="00000000" w:rsidRPr="00000000" w14:paraId="0000000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762500" cy="26574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762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Nội dung văn bản tham khảo từ Google Bard, hình ảnh từ Unsplash (CC0).</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4"/>
          <w:szCs w:val="24"/>
        </w:rPr>
      </w:pPr>
      <w:commentRangeStart w:id="0"/>
      <w:r w:rsidDel="00000000" w:rsidR="00000000" w:rsidRPr="00000000">
        <w:rPr>
          <w:rFonts w:ascii="Times New Roman" w:cs="Times New Roman" w:eastAsia="Times New Roman" w:hAnsi="Times New Roman"/>
          <w:sz w:val="24"/>
          <w:szCs w:val="24"/>
          <w:rtl w:val="0"/>
        </w:rPr>
        <w:t xml:space="preserve">Trong kỷ nguyên số, ứng dụng công nghệ thông tin đã trở thành động lực then chốt thúc đẩy mọi lĩnh vực. Từ việc tối ưu hóa quy trình làm việc, lưu trữ dữ liệu khổng lồ đến việc kết nối con người toàn cầu qua Internet, công nghệ giúp tiết kiệm thời gian và chi phí đáng kể. Đặc biệt trong giáo dục và y tế, các nền tảng số giúp cá nhân hóa trải nghiệm, mang lại sự tiện lợi và hiệu quả đột phá cho đời sống con người.</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Ứng dụng công nghệ trong học tập giúp học sinh tiếp cận kiến thức nhanh chóng và hiệu quả hơn. Nhờ internet, các nền tảng như Google và YouTube cung cấp nhiều tài liệu hữu ích. Công nghệ còn hỗ trợ học online, làm bài tập và trao đổi với giáo viên dễ dàng hơn, tiết kiệm thời gian.</w:t>
      </w:r>
    </w:p>
    <w:p w:rsidR="00000000" w:rsidDel="00000000" w:rsidP="00000000" w:rsidRDefault="00000000" w:rsidRPr="00000000" w14:paraId="0000000D">
      <w:pPr>
        <w:spacing w:after="240" w:before="240" w:line="240" w:lineRule="auto"/>
        <w:rPr>
          <w:ins w:author="Hoàng Minh" w:id="0" w:date="2026-02-22T10:21:08Z"/>
          <w:rFonts w:ascii="Times New Roman" w:cs="Times New Roman" w:eastAsia="Times New Roman" w:hAnsi="Times New Roman"/>
          <w:sz w:val="24"/>
          <w:szCs w:val="24"/>
          <w:rPrChange w:author="Hoàng Minh" w:id="1" w:date="2026-02-22T10:21:08Z">
            <w:rPr>
              <w:rFonts w:ascii="Times New Roman" w:cs="Times New Roman" w:eastAsia="Times New Roman" w:hAnsi="Times New Roman"/>
              <w:sz w:val="24"/>
              <w:szCs w:val="24"/>
            </w:rPr>
          </w:rPrChange>
        </w:rPr>
      </w:pPr>
      <w:ins w:author="Hoàng Minh" w:id="0" w:date="2026-02-22T10:21:08Z">
        <w:r w:rsidDel="00000000" w:rsidR="00000000" w:rsidRPr="00000000">
          <w:rPr>
            <w:rFonts w:ascii="Times New Roman" w:cs="Times New Roman" w:eastAsia="Times New Roman" w:hAnsi="Times New Roman"/>
            <w:sz w:val="24"/>
            <w:szCs w:val="24"/>
            <w:rtl w:val="0"/>
            <w:rPrChange w:author="Hoàng Minh" w:id="1" w:date="2026-02-22T10:21:08Z">
              <w:rPr>
                <w:rFonts w:ascii="Times New Roman" w:cs="Times New Roman" w:eastAsia="Times New Roman" w:hAnsi="Times New Roman"/>
                <w:sz w:val="24"/>
                <w:szCs w:val="24"/>
              </w:rPr>
            </w:rPrChange>
          </w:rPr>
          <w:t xml:space="preserve">Bên cạnh đó, các ứng dụng mô phỏng và trò chơi hóa (gamification) đang biến những giờ học khô khan trở nên sinh động và đầy cảm hứng. Thay vì chỉ tiếp thu lý thuyết suông, người học được trực tiếp tương tác trong môi trường số, giúp ghi nhớ sâu và vận dụng kiến thức linh hoạt hơn. Sự kết hợp giữa công nghệ hiện đại và tinh thần chủ động chính là chìa khóa vàng để thế hệ trẻ thích nghi và bứt phá trong bối cảnh toàn cầu hóa.</w:t>
        </w:r>
      </w:ins>
    </w:p>
    <w:p w:rsidR="00000000" w:rsidDel="00000000" w:rsidP="00000000" w:rsidRDefault="00000000" w:rsidRPr="00000000" w14:paraId="0000000E">
      <w:pPr>
        <w:spacing w:line="240" w:lineRule="auto"/>
        <w:ind w:left="0" w:firstLine="0"/>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12 nguyễn ngọc liêm" w:id="0" w:date="2026-02-08T15:07:58Z">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khảo từ google bard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